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</w:pPr>
      <w:r>
        <w:t xml:space="preserve">Commercial Combined Insurance Proposal</w:t>
      </w:r>
    </w:p>
    <w:p>
      <w:pPr>
        <w:pStyle w:val="Subtitle"/>
      </w:pPr>
      <w:r>
        <w:t xml:space="preserve">Prepared for a grocery distribution client</w:t>
      </w:r>
    </w:p>
    <w:p>
      <w:pPr>
        <w:pStyle w:val="Normal"/>
      </w:pPr>
      <w:r>
        <w:t xml:space="preserve">Insurance premium tax is charged at </w:t>
      </w:r>
      <w:sdt>
        <w:sdtPr>
          <w:tag w:val="[[name=tax_rate|type=percent|del=keep]]"/>
          <w:alias w:val="[[name=tax_rate|type=percent|del=keep]]"/>
        </w:sdtPr>
        <w:sdtContent>
          <w:r>
            <w:t xml:space="preserve">8.5</w:t>
          </w:r>
          <w:r>
            <w:t xml:space="preserve"/>
          </w:r>
        </w:sdtContent>
      </w:sdt>
      <w:r>
        <w:t xml:space="preserve"> percent.</w:t>
      </w:r>
    </w:p>
    <w:p>
      <w:pPr>
        <w:pStyle w:val="Normal"/>
      </w:pPr>
      <w:r>
        <w:t xml:space="preserve">This proposal is issued to </w:t>
      </w:r>
      <w:sdt>
        <w:sdtPr>
          <w:tag w:val="[[name=client_name|type=text]]"/>
          <w:alias w:val="[[name=client_name|type=text]]"/>
        </w:sdtPr>
        <w:sdtContent>
          <w:r>
            <w:t xml:space="preserve">Northwind Grocers</w:t>
          </w:r>
          <w:r>
            <w:t xml:space="preserve"/>
          </w:r>
        </w:sdtContent>
      </w:sdt>
      <w:r>
        <w:t xml:space="preserve"> and is valid from </w:t>
      </w:r>
      <w:sdt>
        <w:sdtPr>
          <w:tag w:val="[[name=proposal_date|type=date]]"/>
          <w:alias w:val="[[name=proposal_date|type=date]]"/>
        </w:sdtPr>
        <w:sdtContent>
          <w:r>
            <w:t xml:space="preserve">2026-09-01</w:t>
          </w:r>
          <w:r>
            <w:t xml:space="preserve"/>
          </w:r>
        </w:sdtContent>
      </w:sdt>
      <w:r>
        <w:t xml:space="preserve">.</w:t>
      </w:r>
    </w:p>
    <w:p>
      <w:pPr>
        <w:pStyle w:val="Normal"/>
      </w:pPr>
    </w:p>
    <w:p>
      <w:pPr>
        <w:pStyle w:val="Heading 1"/>
      </w:pPr>
      <w:r>
        <w:t xml:space="preserve">Section 1 - Property</w:t>
      </w:r>
    </w:p>
    <w:p>
      <w:pPr>
        <w:pStyle w:val="Normal"/>
      </w:pPr>
      <w:r>
        <w:t xml:space="preserve">Cover is subject to the general conditions set out in the schedule, and no variation applies unless endorsed in writing.</w:t>
      </w:r>
    </w:p>
    <w:p>
      <w:pPr>
        <w:pStyle w:val="Normal"/>
      </w:pPr>
      <w:r>
        <w:t xml:space="preserve">Limit of indemnity </w:t>
      </w:r>
      <w:sdt>
        <w:sdtPr>
          <w:tag w:val="[[name=property_limit|type=currency]]"/>
          <w:alias w:val="[[name=property_limit|type=currency]]"/>
        </w:sdtPr>
        <w:sdtContent>
          <w:r>
            <w:t xml:space="preserve">$2,500,000</w:t>
          </w:r>
          <w:r>
            <w:t xml:space="preserve"/>
          </w:r>
        </w:sdtContent>
      </w:sdt>
      <w:r>
        <w:t xml:space="preserve"> each and every claim, excess </w:t>
      </w:r>
      <w:sdt>
        <w:sdtPr>
          <w:tag w:val="[[name=property_excess|type=currency]]"/>
          <w:alias w:val="[[name=property_excess|type=currency]]"/>
        </w:sdtPr>
        <w:sdtContent>
          <w:r>
            <w:t xml:space="preserve">$10,000</w:t>
          </w:r>
          <w:r>
            <w:t xml:space="preserve"/>
          </w:r>
        </w:sdtContent>
      </w:sdt>
      <w:r>
        <w:t xml:space="preserve">.</w:t>
      </w:r>
    </w:p>
    <w:p>
      <w:pPr>
        <w:pStyle w:val="Heading 2"/>
      </w:pPr>
      <w:r>
        <w:t xml:space="preserve">1.1 Coverage Schedule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  <w:shd w:fill="auto" w:color="auto"/>
        <w:tblLayout w:type="fixed"/>
      </w:tblPr>
      <w:tblGrid>
        <w:gridCol w:w="5000"/>
        <w:gridCol w:w="3200"/>
      </w:tblGrid>
      <w:tr>
        <w:tblPrEx>
          <w:tblBorders/>
        </w:tblPrEx>
        <w:trPr/>
        <w:tc>
          <w:tcPr>
            <w:tcW w:w="50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Peril</w:t>
            </w:r>
          </w:p>
        </w:tc>
        <w:tc>
          <w:tcPr>
            <w:tcW w:w="32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Status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Fire and explosion</w:t>
            </w:r>
          </w:p>
        </w:tc>
        <w:tc>
          <w:tcPr>
            <w:tcW w:w="3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Storm and flood</w:t>
            </w:r>
          </w:p>
        </w:tc>
        <w:tc>
          <w:tcPr>
            <w:tcW w:w="32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Subsidence</w:t>
            </w:r>
          </w:p>
        </w:tc>
        <w:tc>
          <w:tcPr>
            <w:tcW w:w="3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Excluded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Escape of water</w:t>
            </w:r>
          </w:p>
        </w:tc>
        <w:tc>
          <w:tcPr>
            <w:tcW w:w="32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</w:tbl>
    <w:p>
      <w:pPr>
        <w:pStyle w:val="Normal"/>
      </w:pPr>
    </w:p>
    <w:p>
      <w:pPr>
        <w:pStyle w:val="Heading 2"/>
      </w:pPr>
      <w:r>
        <w:t xml:space="preserve">1.2 Endorsements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  <w:shd w:fill="auto" w:color="auto"/>
        <w:tblLayout w:type="fixed"/>
      </w:tblPr>
      <w:tblGrid>
        <w:gridCol w:w="2200"/>
        <w:gridCol w:w="6000"/>
      </w:tblGrid>
      <w:tr>
        <w:tblPrEx>
          <w:tblBorders/>
        </w:tblPrEx>
        <w:trPr/>
        <w:tc>
          <w:tcPr>
            <w:tcW w:w="8200" w:type="dxa"/>
            <w:tcBorders/>
            <w:shd w:fill="001B49" w:color="auto" w:val="clear"/>
            <w:vAlign w:val="top"/>
            <w:gridSpan w:val="2"/>
          </w:tcPr>
          <w:p>
            <w:pPr>
              <w:pStyle w:val="Normal"/>
            </w:pPr>
            <w:r>
              <w:t xml:space="preserve">Property endorsements</w:t>
            </w:r>
          </w:p>
        </w:tc>
      </w:tr>
      <w:tr>
        <w:tblPrEx>
          <w:tblBorders/>
        </w:tblPrEx>
        <w:trPr/>
        <w:tc>
          <w:tcPr>
            <w:tcW w:w="22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Ref</w:t>
            </w:r>
          </w:p>
        </w:tc>
        <w:tc>
          <w:tcPr>
            <w:tcW w:w="60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Wording</w:t>
            </w:r>
          </w:p>
        </w:tc>
      </w:tr>
      <w:tr>
        <w:tblPrEx>
          <w:tblBorders/>
        </w:tblPrEx>
        <w:trPr/>
        <w:tc>
          <w:tcPr>
            <w:tcW w:w="2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PR-01</w:t>
            </w:r>
          </w:p>
        </w:tc>
        <w:tc>
          <w:tcPr>
            <w:tcW w:w="6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Sprinkler warranty</w:t>
            </w:r>
          </w:p>
        </w:tc>
      </w:tr>
      <w:tr>
        <w:tblPrEx>
          <w:tblBorders/>
        </w:tblPrEx>
        <w:trPr/>
        <w:tc>
          <w:tcPr>
            <w:tcW w:w="22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PR-04</w:t>
            </w:r>
          </w:p>
        </w:tc>
        <w:tc>
          <w:tcPr>
            <w:tcW w:w="60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Unoccupancy 45 days</w:t>
            </w:r>
          </w:p>
        </w:tc>
      </w:tr>
    </w:tbl>
    <w:p>
      <w:pPr>
        <w:pStyle w:val="Normal"/>
      </w:pPr>
    </w:p>
    <w:p>
      <w:pPr>
        <w:pStyle w:val="Heading 2"/>
      </w:pPr>
      <w:r>
        <w:t xml:space="preserve">1.3 Premium Detail</w:t>
      </w:r>
    </w:p>
    <w:sdt>
      <w:sdtPr>
        <w:tag w:val="[[table=property_premium]]"/>
        <w:alias w:val="[[table=property_premium]]"/>
      </w:sdtPr>
      <w:sdtContent>
        <w:tbl>
          <w:tblPr>
            <w:tblW w:w="0" w:type="auto"/>
            <w:jc w:val="left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blBorders>
            <w:shd w:fill="auto" w:color="auto"/>
            <w:tblLayout w:type="fixed"/>
          </w:tblPr>
          <w:tblGrid>
            <w:gridCol w:w="4000"/>
            <w:gridCol w:w="1200"/>
            <w:gridCol w:w="1800"/>
            <w:gridCol w:w="2000"/>
          </w:tblGrid>
          <w:tr>
            <w:tblPrEx>
              <w:tblBorders/>
            </w:tblPrEx>
            <w:trPr/>
            <w:tc>
              <w:tcPr>
                <w:tcW w:w="40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Item</w:t>
                </w:r>
              </w:p>
            </w:tc>
            <w:tc>
              <w:tcPr>
                <w:tcW w:w="12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Units</w:t>
                </w:r>
              </w:p>
            </w:tc>
            <w:tc>
              <w:tcPr>
                <w:tcW w:w="18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Rate</w:t>
                </w:r>
              </w:p>
            </w:tc>
            <w:tc>
              <w:tcPr>
                <w:tcW w:w="20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Line total</w:t>
                </w:r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property-r1]]"/>
                    <w:alias w:val="[[name=item_name|type=text|row=property-r1]]"/>
                  </w:sdtPr>
                  <w:sdtContent>
                    <w:r>
                      <w:t xml:space="preserve">Buildings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property-r1]]"/>
                    <w:alias w:val="[[name=units|type=integer|row=property-r1]]"/>
                  </w:sdtPr>
                  <w:sdtContent>
                    <w:r>
                      <w:t xml:space="preserve">12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property-r1]]"/>
                    <w:alias w:val="[[name=rate|type=currency|row=property-r1]]"/>
                  </w:sdtPr>
                  <w:sdtContent>
                    <w:r>
                      <w:t xml:space="preserve">$640.50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property-r1]]"/>
                    <w:alias w:val="[[name=line_total|type=currency|expr=mul(units,rate)|row=pro"/>
                  </w:sdtPr>
                  <w:sdtContent>
                    <w:r>
                      <w:t xml:space="preserve">$7686.00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bookmarkStart w:name="endorsement_note" w:id="0"/>
                <w:sdt>
                  <w:sdtPr>
                    <w:tag w:val="[[name=item_name|type=text|row=property-r2]]"/>
                    <w:alias w:val="[[name=item_name|type=text|row=property-r2]]"/>
                  </w:sdtPr>
                  <w:sdtContent>
                    <w:r>
                      <w:t xml:space="preserve">Contents</w:t>
                    </w:r>
                    <w:r>
                      <w:t xml:space="preserve"/>
                    </w:r>
                  </w:sdtContent>
                </w:sdt>
                <w:bookmarkEnd w:id="0"/>
              </w:p>
            </w:tc>
            <w:tc>
              <w:tcPr>
                <w:tcW w:w="12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property-r2]]"/>
                    <w:alias w:val="[[name=units|type=integer|row=property-r2]]"/>
                  </w:sdtPr>
                  <w:sdtContent>
                    <w:r>
                      <w:t xml:space="preserve">8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property-r2]]"/>
                    <w:alias w:val="[[name=rate|type=currency|row=property-r2]]"/>
                  </w:sdtPr>
                  <w:sdtContent>
                    <w:r>
                      <w:t xml:space="preserve">$415.25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property-r2]]"/>
                    <w:alias w:val="[[name=line_total|type=currency|expr=mul(units,rate)|row=pro"/>
                  </w:sdtPr>
                  <w:sdtContent>
                    <w:r>
                      <w:t xml:space="preserve">$3322.00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bookmarkStart w:name="premium_band" w:id="1"/>
                <w:sdt>
                  <w:sdtPr>
                    <w:tag w:val="[[name=item_name|type=text|row=property-r3]]"/>
                    <w:alias w:val="[[name=item_name|type=text|row=property-r3]]"/>
                  </w:sdtPr>
                  <w:sdtContent>
                    <w:r>
                      <w:t xml:space="preserve">Stock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property-r3]]"/>
                    <w:alias w:val="[[name=units|type=integer|row=property-r3]]"/>
                  </w:sdtPr>
                  <w:sdtContent>
                    <w:r>
                      <w:t xml:space="preserve">15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property-r3]]"/>
                    <w:alias w:val="[[name=rate|type=currency|row=property-r3]]"/>
                  </w:sdtPr>
                  <w:sdtContent>
                    <w:r>
                      <w:t xml:space="preserve">$288.40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property-r3]]"/>
                    <w:alias w:val="[[name=line_total|type=currency|expr=mul(units,rate)|row=pro"/>
                  </w:sdtPr>
                  <w:sdtContent>
                    <w:r>
                      <w:t xml:space="preserve">$4326.00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property-r4]]"/>
                    <w:alias w:val="[[name=item_name|type=text|row=property-r4]]"/>
                  </w:sdtPr>
                  <w:sdtContent>
                    <w:r>
                      <w:t xml:space="preserve">Business interruption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property-r4]]"/>
                    <w:alias w:val="[[name=units|type=integer|row=property-r4]]"/>
                  </w:sdtPr>
                  <w:sdtContent>
                    <w:r>
                      <w:t xml:space="preserve">4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property-r4]]"/>
                    <w:alias w:val="[[name=rate|type=currency|row=property-r4]]"/>
                  </w:sdtPr>
                  <w:sdtContent>
                    <w:r>
                      <w:t xml:space="preserve">$1120.75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property-r4]]"/>
                    <w:alias w:val="[[name=line_total|type=currency|expr=mul(units,rate)|row=pro"/>
                  </w:sdtPr>
                  <w:sdtContent>
                    <w:r>
                      <w:t xml:space="preserve">$4483.00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property-r5]]"/>
                    <w:alias w:val="[[name=item_name|type=text|row=property-r5]]"/>
                  </w:sdtPr>
                  <w:sdtContent>
                    <w:r>
                      <w:t xml:space="preserve">Machinery breakdown</w:t>
                    </w:r>
                    <w:r>
                      <w:t xml:space="preserve"/>
                    </w:r>
                  </w:sdtContent>
                </w:sdt>
                <w:bookmarkEnd w:id="1"/>
              </w:p>
            </w:tc>
            <w:tc>
              <w:tcPr>
                <w:tcW w:w="1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property-r5]]"/>
                    <w:alias w:val="[[name=units|type=integer|row=property-r5]]"/>
                  </w:sdtPr>
                  <w:sdtContent>
                    <w:r>
                      <w:t xml:space="preserve">6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property-r5]]"/>
                    <w:alias w:val="[[name=rate|type=currency|row=property-r5]]"/>
                  </w:sdtPr>
                  <w:sdtContent>
                    <w:r>
                      <w:t xml:space="preserve">$372.90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property-r5]]"/>
                    <w:alias w:val="[[name=line_total|type=currency|expr=mul(units,rate)|row=pro"/>
                  </w:sdtPr>
                  <w:sdtContent>
                    <w:r>
                      <w:t xml:space="preserve">$2237.40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7000" w:type="dxa"/>
                <w:tcBorders/>
                <w:shd w:fill="auto" w:color="auto"/>
                <w:vAlign w:val="top"/>
                <w:gridSpan w:val="3"/>
              </w:tcPr>
              <w:p>
                <w:pPr>
                  <w:pStyle w:val="Normal"/>
                </w:pPr>
                <w:r>
                  <w:t xml:space="preserve">Subsection subtotal</w:t>
                </w:r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property_premium_subtotal|type=currency|expr=sum(property_premium.line_total)]]"/>
                    <w:alias w:val="[[name=property_premium_subtotal|type=currency|expr=sum(prop"/>
                  </w:sdtPr>
                  <w:sdtContent>
                    <w:r>
                      <w:t xml:space="preserve">$22054.40</w:t>
                    </w:r>
                    <w:r>
                      <w:t xml:space="preserve"/>
                    </w:r>
                  </w:sdtContent>
                </w:sdt>
              </w:p>
            </w:tc>
          </w:tr>
        </w:tbl>
      </w:sdtContent>
    </w:sdt>
    <w:p>
      <w:pPr>
        <w:pStyle w:val="Normal"/>
      </w:pPr>
    </w:p>
    <w:p>
      <w:pPr>
        <w:pStyle w:val="Heading 1"/>
      </w:pPr>
      <w:r>
        <w:t xml:space="preserve">Section 2 - Liability</w:t>
      </w:r>
    </w:p>
    <w:p>
      <w:pPr>
        <w:pStyle w:val="Normal"/>
      </w:pPr>
      <w:r>
        <w:t xml:space="preserve">Cover is subject to the general conditions set out in the schedule, and no variation applies unless endorsed in writing.</w:t>
      </w:r>
    </w:p>
    <w:p>
      <w:pPr>
        <w:pStyle w:val="Normal"/>
      </w:pPr>
      <w:r>
        <w:t xml:space="preserve">Limit of indemnity </w:t>
      </w:r>
      <w:sdt>
        <w:sdtPr>
          <w:tag w:val="[[name=liability_limit|type=currency]]"/>
          <w:alias w:val="[[name=liability_limit|type=currency]]"/>
        </w:sdtPr>
        <w:sdtContent>
          <w:r>
            <w:t xml:space="preserve">$5,000,000</w:t>
          </w:r>
          <w:r>
            <w:t xml:space="preserve"/>
          </w:r>
        </w:sdtContent>
      </w:sdt>
      <w:r>
        <w:t xml:space="preserve"> each and every claim, excess </w:t>
      </w:r>
      <w:sdt>
        <w:sdtPr>
          <w:tag w:val="[[name=liability_excess|type=currency]]"/>
          <w:alias w:val="[[name=liability_excess|type=currency]]"/>
        </w:sdtPr>
        <w:sdtContent>
          <w:r>
            <w:t xml:space="preserve">$25,000</w:t>
          </w:r>
          <w:r>
            <w:t xml:space="preserve"/>
          </w:r>
        </w:sdtContent>
      </w:sdt>
      <w:r>
        <w:t xml:space="preserve">.</w:t>
      </w:r>
    </w:p>
    <w:p>
      <w:pPr>
        <w:pStyle w:val="Heading 2"/>
      </w:pPr>
      <w:r>
        <w:t xml:space="preserve">2.1 Coverage Schedule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  <w:shd w:fill="auto" w:color="auto"/>
        <w:tblLayout w:type="fixed"/>
      </w:tblPr>
      <w:tblGrid>
        <w:gridCol w:w="5000"/>
        <w:gridCol w:w="3200"/>
      </w:tblGrid>
      <w:tr>
        <w:tblPrEx>
          <w:tblBorders/>
        </w:tblPrEx>
        <w:trPr/>
        <w:tc>
          <w:tcPr>
            <w:tcW w:w="50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Peril</w:t>
            </w:r>
          </w:p>
        </w:tc>
        <w:tc>
          <w:tcPr>
            <w:tcW w:w="32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Status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Public liability</w:t>
            </w:r>
          </w:p>
        </w:tc>
        <w:tc>
          <w:tcPr>
            <w:tcW w:w="3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Products liability</w:t>
            </w:r>
          </w:p>
        </w:tc>
        <w:tc>
          <w:tcPr>
            <w:tcW w:w="32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Employers liability</w:t>
            </w:r>
          </w:p>
        </w:tc>
        <w:tc>
          <w:tcPr>
            <w:tcW w:w="3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</w:tbl>
    <w:p>
      <w:pPr>
        <w:pStyle w:val="Normal"/>
      </w:pPr>
    </w:p>
    <w:p>
      <w:pPr>
        <w:pStyle w:val="Heading 2"/>
      </w:pPr>
      <w:r>
        <w:t xml:space="preserve">2.2 Endorsements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  <w:shd w:fill="auto" w:color="auto"/>
        <w:tblLayout w:type="fixed"/>
      </w:tblPr>
      <w:tblGrid>
        <w:gridCol w:w="2200"/>
        <w:gridCol w:w="6000"/>
      </w:tblGrid>
      <w:tr>
        <w:tblPrEx>
          <w:tblBorders/>
        </w:tblPrEx>
        <w:trPr/>
        <w:tc>
          <w:tcPr>
            <w:tcW w:w="8200" w:type="dxa"/>
            <w:tcBorders/>
            <w:shd w:fill="001B49" w:color="auto" w:val="clear"/>
            <w:vAlign w:val="top"/>
            <w:gridSpan w:val="2"/>
          </w:tcPr>
          <w:p>
            <w:pPr>
              <w:pStyle w:val="Normal"/>
            </w:pPr>
            <w:r>
              <w:t xml:space="preserve">Liability endorsements</w:t>
            </w:r>
          </w:p>
        </w:tc>
      </w:tr>
      <w:tr>
        <w:tblPrEx>
          <w:tblBorders/>
        </w:tblPrEx>
        <w:trPr/>
        <w:tc>
          <w:tcPr>
            <w:tcW w:w="22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Ref</w:t>
            </w:r>
          </w:p>
        </w:tc>
        <w:tc>
          <w:tcPr>
            <w:tcW w:w="60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Wording</w:t>
            </w:r>
          </w:p>
        </w:tc>
      </w:tr>
      <w:tr>
        <w:tblPrEx>
          <w:tblBorders/>
        </w:tblPrEx>
        <w:trPr/>
        <w:tc>
          <w:tcPr>
            <w:tcW w:w="2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LI-02</w:t>
            </w:r>
          </w:p>
        </w:tc>
        <w:tc>
          <w:tcPr>
            <w:tcW w:w="6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Contractual liability</w:t>
            </w:r>
          </w:p>
        </w:tc>
      </w:tr>
      <w:tr>
        <w:tblPrEx>
          <w:tblBorders/>
        </w:tblPrEx>
        <w:trPr/>
        <w:tc>
          <w:tcPr>
            <w:tcW w:w="22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LI-07</w:t>
            </w:r>
          </w:p>
        </w:tc>
        <w:tc>
          <w:tcPr>
            <w:tcW w:w="60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Overseas jurisdiction</w:t>
            </w:r>
          </w:p>
        </w:tc>
      </w:tr>
    </w:tbl>
    <w:p>
      <w:pPr>
        <w:pStyle w:val="Normal"/>
      </w:pPr>
    </w:p>
    <w:p>
      <w:pPr>
        <w:pStyle w:val="Heading 2"/>
      </w:pPr>
      <w:r>
        <w:t xml:space="preserve">2.3 Premium Detail</w:t>
      </w:r>
    </w:p>
    <w:sdt>
      <w:sdtPr>
        <w:tag w:val="[[table=liability_premium]]"/>
        <w:alias w:val="[[table=liability_premium]]"/>
      </w:sdtPr>
      <w:sdtContent>
        <w:tbl>
          <w:tblPr>
            <w:tblW w:w="0" w:type="auto"/>
            <w:jc w:val="left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blBorders>
            <w:shd w:fill="auto" w:color="auto"/>
            <w:tblLayout w:type="fixed"/>
          </w:tblPr>
          <w:tblGrid>
            <w:gridCol w:w="4000"/>
            <w:gridCol w:w="1200"/>
            <w:gridCol w:w="1800"/>
            <w:gridCol w:w="2000"/>
          </w:tblGrid>
          <w:tr>
            <w:tblPrEx>
              <w:tblBorders/>
            </w:tblPrEx>
            <w:trPr/>
            <w:tc>
              <w:tcPr>
                <w:tcW w:w="40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Item</w:t>
                </w:r>
              </w:p>
            </w:tc>
            <w:tc>
              <w:tcPr>
                <w:tcW w:w="12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Units</w:t>
                </w:r>
              </w:p>
            </w:tc>
            <w:tc>
              <w:tcPr>
                <w:tcW w:w="18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Rate</w:t>
                </w:r>
              </w:p>
            </w:tc>
            <w:tc>
              <w:tcPr>
                <w:tcW w:w="20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Line total</w:t>
                </w:r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liability-r1]]"/>
                    <w:alias w:val="[[name=item_name|type=text|row=liability-r1]]"/>
                  </w:sdtPr>
                  <w:sdtContent>
                    <w:r>
                      <w:t xml:space="preserve">Public liability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liability-r1]]"/>
                    <w:alias w:val="[[name=units|type=integer|row=liability-r1]]"/>
                  </w:sdtPr>
                  <w:sdtContent>
                    <w:r>
                      <w:t xml:space="preserve">10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liability-r1]]"/>
                    <w:alias w:val="[[name=rate|type=currency|row=liability-r1]]"/>
                  </w:sdtPr>
                  <w:sdtContent>
                    <w:r>
                      <w:t xml:space="preserve">$845.60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liability-r1]]"/>
                    <w:alias w:val="[[name=line_total|type=currency|expr=mul(units,rate)|row=lia"/>
                  </w:sdtPr>
                  <w:sdtContent>
                    <w:r>
                      <w:t xml:space="preserve">$8456.00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liability-r2]]"/>
                    <w:alias w:val="[[name=item_name|type=text|row=liability-r2]]"/>
                  </w:sdtPr>
                  <w:sdtContent>
                    <w:r>
                      <w:t xml:space="preserve">Products liability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liability-r2]]"/>
                    <w:alias w:val="[[name=units|type=integer|row=liability-r2]]"/>
                  </w:sdtPr>
                  <w:sdtContent>
                    <w:r>
                      <w:t xml:space="preserve">7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liability-r2]]"/>
                    <w:alias w:val="[[name=rate|type=currency|row=liability-r2]]"/>
                  </w:sdtPr>
                  <w:sdtContent>
                    <w:r>
                      <w:t xml:space="preserve">$623.15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liability-r2]]"/>
                    <w:alias w:val="[[name=line_total|type=currency|expr=mul(units,rate)|row=lia"/>
                  </w:sdtPr>
                  <w:sdtContent>
                    <w:r>
                      <w:t xml:space="preserve">$4362.05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liability-r3]]"/>
                    <w:alias w:val="[[name=item_name|type=text|row=liability-r3]]"/>
                  </w:sdtPr>
                  <w:sdtContent>
                    <w:r>
                      <w:t xml:space="preserve">Employers liability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liability-r3]]"/>
                    <w:alias w:val="[[name=units|type=integer|row=liability-r3]]"/>
                  </w:sdtPr>
                  <w:sdtContent>
                    <w:r>
                      <w:t xml:space="preserve">22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liability-r3]]"/>
                    <w:alias w:val="[[name=rate|type=currency|row=liability-r3]]"/>
                  </w:sdtPr>
                  <w:sdtContent>
                    <w:r>
                      <w:t xml:space="preserve">$194.80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liability-r3]]"/>
                    <w:alias w:val="[[name=line_total|type=currency|expr=mul(units,rate)|row=lia"/>
                  </w:sdtPr>
                  <w:sdtContent>
                    <w:r>
                      <w:t xml:space="preserve">$4285.60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liability-r4]]"/>
                    <w:alias w:val="[[name=item_name|type=text|row=liability-r4]]"/>
                  </w:sdtPr>
                  <w:sdtContent>
                    <w:r>
                      <w:t xml:space="preserve">Legal defence costs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liability-r4]]"/>
                    <w:alias w:val="[[name=units|type=integer|row=liability-r4]]"/>
                  </w:sdtPr>
                  <w:sdtContent>
                    <w:r>
                      <w:t xml:space="preserve">3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liability-r4]]"/>
                    <w:alias w:val="[[name=rate|type=currency|row=liability-r4]]"/>
                  </w:sdtPr>
                  <w:sdtContent>
                    <w:r>
                      <w:t xml:space="preserve">$967.25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liability-r4]]"/>
                    <w:alias w:val="[[name=line_total|type=currency|expr=mul(units,rate)|row=lia"/>
                  </w:sdtPr>
                  <w:sdtContent>
                    <w:r>
                      <w:t xml:space="preserve">$2901.75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7000" w:type="dxa"/>
                <w:tcBorders/>
                <w:shd w:fill="auto" w:color="auto"/>
                <w:vAlign w:val="top"/>
                <w:gridSpan w:val="3"/>
              </w:tcPr>
              <w:p>
                <w:pPr>
                  <w:pStyle w:val="Normal"/>
                </w:pPr>
                <w:r>
                  <w:t xml:space="preserve">Subsection subtotal</w:t>
                </w:r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ability_premium_subtotal|type=currency|expr=sum(liability_premium.line_total)]]"/>
                    <w:alias w:val="[[name=liability_premium_subtotal|type=currency|expr=sum(lia"/>
                  </w:sdtPr>
                  <w:sdtContent>
                    <w:r>
                      <w:t xml:space="preserve">$20005.40</w:t>
                    </w:r>
                    <w:r>
                      <w:t xml:space="preserve"/>
                    </w:r>
                  </w:sdtContent>
                </w:sdt>
              </w:p>
            </w:tc>
          </w:tr>
        </w:tbl>
      </w:sdtContent>
    </w:sdt>
    <w:p>
      <w:pPr>
        <w:pStyle w:val="Heading 2"/>
      </w:pPr>
      <w:r>
        <w:t xml:space="preserve">2.4 Depot Breakdown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  <w:shd w:fill="auto" w:color="auto"/>
        <w:tblLayout w:type="fixed"/>
      </w:tblPr>
      <w:tblGrid>
        <w:gridCol w:w="3600"/>
        <w:gridCol w:w="4600"/>
      </w:tblGrid>
      <w:tr>
        <w:tblPrEx>
          <w:tblBorders/>
        </w:tblPrEx>
        <w:trPr/>
        <w:tc>
          <w:tcPr>
            <w:tcW w:w="36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Depot</w:t>
            </w:r>
          </w:p>
        </w:tc>
        <w:tc>
          <w:tcPr>
            <w:tcW w:w="46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Breakdown</w:t>
            </w:r>
          </w:p>
        </w:tc>
      </w:tr>
      <w:tr>
        <w:tblPrEx>
          <w:tblBorders/>
        </w:tblPrEx>
        <w:trPr/>
        <w:tc>
          <w:tcPr>
            <w:tcW w:w="36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Central depot</w:t>
            </w:r>
          </w:p>
        </w:tc>
        <w:tc>
          <w:tcPr>
            <w:tcW w:w="46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Split by shift:</w:t>
            </w:r>
          </w:p>
          <w:tbl>
            <w:tblPr>
              <w:tblW w:w="0" w:type="auto"/>
              <w:jc w:val="left"/>
              <w:tblInd w:w="0" w:type="dxa"/>
              <w:tblCellMar>
                <w:top w:w="0" w:type="dxa"/>
                <w:left w:w="108" w:type="dxa"/>
                <w:bottom w:w="0" w:type="dxa"/>
                <w:right w:w="108" w:type="dxa"/>
              </w:tblCellMar>
              <w:tblBorders>
                <w:top w:val="single" w:sz="4" w:space="0"/>
                <w:left w:val="single" w:sz="4" w:space="0"/>
                <w:bottom w:val="single" w:sz="4" w:space="0"/>
                <w:right w:val="single" w:sz="4" w:space="0"/>
                <w:insideH w:val="single" w:sz="4" w:space="0"/>
                <w:insideV w:val="single" w:sz="4" w:space="0"/>
              </w:tblBorders>
              <w:shd w:fill="auto" w:color="auto"/>
              <w:tblLayout w:type="fixed"/>
            </w:tblPr>
            <w:tblGrid>
              <w:gridCol w:w="2200"/>
              <w:gridCol w:w="2000"/>
            </w:tblGrid>
            <w:tr>
              <w:tblPrEx>
                <w:tblBorders/>
              </w:tblPrEx>
              <w:trPr/>
              <w:tc>
                <w:tcPr>
                  <w:tcW w:w="2200" w:type="dxa"/>
                  <w:tcBorders/>
                  <w:shd w:fill="auto" w:color="auto"/>
                  <w:vAlign w:val="top"/>
                </w:tcPr>
                <w:p>
                  <w:pPr>
                    <w:pStyle w:val="Normal"/>
                  </w:pPr>
                  <w:r>
                    <w:t xml:space="preserve">Morning</w:t>
                  </w:r>
                </w:p>
              </w:tc>
              <w:tc>
                <w:tcPr>
                  <w:tcW w:w="2000" w:type="dxa"/>
                  <w:tcBorders/>
                  <w:shd w:fill="auto" w:color="auto"/>
                  <w:vAlign w:val="top"/>
                </w:tcPr>
                <w:p>
                  <w:pPr>
                    <w:pStyle w:val="Normal"/>
                  </w:pPr>
                  <w:r>
                    <w:t xml:space="preserve">12</w:t>
                  </w:r>
                </w:p>
              </w:tc>
            </w:tr>
            <w:tr>
              <w:tblPrEx>
                <w:tblBorders/>
              </w:tblPrEx>
              <w:trPr/>
              <w:tc>
                <w:tcPr>
                  <w:tcW w:w="2200" w:type="dxa"/>
                  <w:tcBorders/>
                  <w:shd w:fill="auto" w:color="auto"/>
                  <w:vAlign w:val="top"/>
                </w:tcPr>
                <w:p>
                  <w:pPr>
                    <w:pStyle w:val="Normal"/>
                  </w:pPr>
                  <w:r>
                    <w:t xml:space="preserve">Evening</w:t>
                  </w:r>
                </w:p>
              </w:tc>
              <w:tc>
                <w:tcPr>
                  <w:tcW w:w="2000" w:type="dxa"/>
                  <w:tcBorders/>
                  <w:shd w:fill="auto" w:color="auto"/>
                  <w:vAlign w:val="top"/>
                </w:tcPr>
                <w:p>
                  <w:pPr>
                    <w:pStyle w:val="Normal"/>
                  </w:pPr>
                  <w:r>
                    <w:t xml:space="preserve">9</w:t>
                  </w:r>
                </w:p>
              </w:tc>
            </w:tr>
          </w:tbl>
        </w:tc>
      </w:tr>
    </w:tbl>
    <w:p>
      <w:pPr>
        <w:pStyle w:val="Normal"/>
      </w:pPr>
    </w:p>
    <w:p>
      <w:pPr>
        <w:pStyle w:val="Normal"/>
      </w:pPr>
    </w:p>
    <w:p>
      <w:pPr>
        <w:pStyle w:val="Heading 1"/>
      </w:pPr>
      <w:r>
        <w:t xml:space="preserve">Section 3 - Motor Fleet</w:t>
      </w:r>
    </w:p>
    <w:p>
      <w:pPr>
        <w:pStyle w:val="Normal"/>
      </w:pPr>
      <w:r>
        <w:t xml:space="preserve">Cover is subject to the general conditions set out in the schedule, and no variation applies unless endorsed in writing.</w:t>
      </w:r>
    </w:p>
    <w:p>
      <w:pPr>
        <w:pStyle w:val="Normal"/>
      </w:pPr>
      <w:r>
        <w:t xml:space="preserve">Limit of indemnity </w:t>
      </w:r>
      <w:sdt>
        <w:sdtPr>
          <w:tag w:val="[[name=motor_limit|type=currency]]"/>
          <w:alias w:val="[[name=motor_limit|type=currency]]"/>
        </w:sdtPr>
        <w:sdtContent>
          <w:r>
            <w:t xml:space="preserve">$1,000,000</w:t>
          </w:r>
          <w:r>
            <w:t xml:space="preserve"/>
          </w:r>
        </w:sdtContent>
      </w:sdt>
      <w:r>
        <w:t xml:space="preserve"> each and every claim, excess </w:t>
      </w:r>
      <w:sdt>
        <w:sdtPr>
          <w:tag w:val="[[name=motor_excess|type=currency]]"/>
          <w:alias w:val="[[name=motor_excess|type=currency]]"/>
        </w:sdtPr>
        <w:sdtContent>
          <w:r>
            <w:t xml:space="preserve">$5,000</w:t>
          </w:r>
          <w:r>
            <w:t xml:space="preserve"/>
          </w:r>
        </w:sdtContent>
      </w:sdt>
      <w:r>
        <w:t xml:space="preserve">.</w:t>
      </w:r>
    </w:p>
    <w:p>
      <w:pPr>
        <w:pStyle w:val="Heading 2"/>
      </w:pPr>
      <w:r>
        <w:t xml:space="preserve">3.1 Coverage Schedule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  <w:shd w:fill="auto" w:color="auto"/>
        <w:tblLayout w:type="fixed"/>
      </w:tblPr>
      <w:tblGrid>
        <w:gridCol w:w="5000"/>
        <w:gridCol w:w="3200"/>
      </w:tblGrid>
      <w:tr>
        <w:tblPrEx>
          <w:tblBorders/>
        </w:tblPrEx>
        <w:trPr/>
        <w:tc>
          <w:tcPr>
            <w:tcW w:w="50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Peril</w:t>
            </w:r>
          </w:p>
        </w:tc>
        <w:tc>
          <w:tcPr>
            <w:tcW w:w="32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Status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Own damage</w:t>
            </w:r>
          </w:p>
        </w:tc>
        <w:tc>
          <w:tcPr>
            <w:tcW w:w="3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Third party</w:t>
            </w:r>
          </w:p>
        </w:tc>
        <w:tc>
          <w:tcPr>
            <w:tcW w:w="32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Windscreen</w:t>
            </w:r>
          </w:p>
        </w:tc>
        <w:tc>
          <w:tcPr>
            <w:tcW w:w="3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  <w:tr>
        <w:tblPrEx>
          <w:tblBorders/>
        </w:tblPrEx>
        <w:trPr/>
        <w:tc>
          <w:tcPr>
            <w:tcW w:w="50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Fire and theft</w:t>
            </w:r>
          </w:p>
        </w:tc>
        <w:tc>
          <w:tcPr>
            <w:tcW w:w="32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Included</w:t>
            </w:r>
          </w:p>
        </w:tc>
      </w:tr>
    </w:tbl>
    <w:p>
      <w:pPr>
        <w:pStyle w:val="Normal"/>
      </w:pPr>
    </w:p>
    <w:p>
      <w:pPr>
        <w:pStyle w:val="Heading 2"/>
      </w:pPr>
      <w:r>
        <w:t xml:space="preserve">3.2 Endorsements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  <w:shd w:fill="auto" w:color="auto"/>
        <w:tblLayout w:type="fixed"/>
      </w:tblPr>
      <w:tblGrid>
        <w:gridCol w:w="2200"/>
        <w:gridCol w:w="6000"/>
      </w:tblGrid>
      <w:tr>
        <w:tblPrEx>
          <w:tblBorders/>
        </w:tblPrEx>
        <w:trPr/>
        <w:tc>
          <w:tcPr>
            <w:tcW w:w="8200" w:type="dxa"/>
            <w:tcBorders/>
            <w:shd w:fill="001B49" w:color="auto" w:val="clear"/>
            <w:vAlign w:val="top"/>
            <w:gridSpan w:val="2"/>
          </w:tcPr>
          <w:p>
            <w:pPr>
              <w:pStyle w:val="Normal"/>
            </w:pPr>
            <w:r>
              <w:t xml:space="preserve">Motor Fleet endorsements</w:t>
            </w:r>
          </w:p>
        </w:tc>
      </w:tr>
      <w:tr>
        <w:tblPrEx>
          <w:tblBorders/>
        </w:tblPrEx>
        <w:trPr/>
        <w:tc>
          <w:tcPr>
            <w:tcW w:w="22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Ref</w:t>
            </w:r>
          </w:p>
        </w:tc>
        <w:tc>
          <w:tcPr>
            <w:tcW w:w="60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Wording</w:t>
            </w:r>
          </w:p>
        </w:tc>
      </w:tr>
      <w:tr>
        <w:tblPrEx>
          <w:tblBorders/>
        </w:tblPrEx>
        <w:trPr/>
        <w:tc>
          <w:tcPr>
            <w:tcW w:w="22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MF-03</w:t>
            </w:r>
          </w:p>
        </w:tc>
        <w:tc>
          <w:tcPr>
            <w:tcW w:w="60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Named drivers only</w:t>
            </w:r>
          </w:p>
        </w:tc>
      </w:tr>
    </w:tbl>
    <w:p>
      <w:pPr>
        <w:pStyle w:val="Normal"/>
      </w:pPr>
    </w:p>
    <w:p>
      <w:pPr>
        <w:pStyle w:val="Heading 2"/>
      </w:pPr>
      <w:r>
        <w:t xml:space="preserve">3.3 Premium Detail</w:t>
      </w:r>
    </w:p>
    <w:sdt>
      <w:sdtPr>
        <w:tag w:val="[[table=motor_premium]]"/>
        <w:alias w:val="[[table=motor_premium]]"/>
      </w:sdtPr>
      <w:sdtContent>
        <w:tbl>
          <w:tblPr>
            <w:tblW w:w="0" w:type="auto"/>
            <w:jc w:val="left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blBorders>
            <w:shd w:fill="auto" w:color="auto"/>
            <w:tblLayout w:type="fixed"/>
          </w:tblPr>
          <w:tblGrid>
            <w:gridCol w:w="4000"/>
            <w:gridCol w:w="1200"/>
            <w:gridCol w:w="1800"/>
            <w:gridCol w:w="2000"/>
          </w:tblGrid>
          <w:tr>
            <w:tblPrEx>
              <w:tblBorders/>
            </w:tblPrEx>
            <w:trPr/>
            <w:tc>
              <w:tcPr>
                <w:tcW w:w="40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Item</w:t>
                </w:r>
              </w:p>
            </w:tc>
            <w:tc>
              <w:tcPr>
                <w:tcW w:w="12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Units</w:t>
                </w:r>
              </w:p>
            </w:tc>
            <w:tc>
              <w:tcPr>
                <w:tcW w:w="18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Rate</w:t>
                </w:r>
              </w:p>
            </w:tc>
            <w:tc>
              <w:tcPr>
                <w:tcW w:w="20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Line total</w:t>
                </w:r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motor-r1]]"/>
                    <w:alias w:val="[[name=item_name|type=text|row=motor-r1]]"/>
                  </w:sdtPr>
                  <w:sdtContent>
                    <w:r>
                      <w:t xml:space="preserve">Heavy goods vehicles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motor-r1]]"/>
                    <w:alias w:val="[[name=units|type=integer|row=motor-r1]]"/>
                  </w:sdtPr>
                  <w:sdtContent>
                    <w:r>
                      <w:t xml:space="preserve">9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motor-r1]]"/>
                    <w:alias w:val="[[name=rate|type=currency|row=motor-r1]]"/>
                  </w:sdtPr>
                  <w:sdtContent>
                    <w:r>
                      <w:t xml:space="preserve">$1284.40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motor-r1]]"/>
                    <w:alias w:val="[[name=line_total|type=currency|expr=mul(units,rate)|row=mot"/>
                  </w:sdtPr>
                  <w:sdtContent>
                    <w:r>
                      <w:t xml:space="preserve">$11559.60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motor-r2]]"/>
                    <w:alias w:val="[[name=item_name|type=text|row=motor-r2]]"/>
                  </w:sdtPr>
                  <w:sdtContent>
                    <w:r>
                      <w:t xml:space="preserve">Light commercial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motor-r2]]"/>
                    <w:alias w:val="[[name=units|type=integer|row=motor-r2]]"/>
                  </w:sdtPr>
                  <w:sdtContent>
                    <w:r>
                      <w:t xml:space="preserve">18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motor-r2]]"/>
                    <w:alias w:val="[[name=rate|type=currency|row=motor-r2]]"/>
                  </w:sdtPr>
                  <w:sdtContent>
                    <w:r>
                      <w:t xml:space="preserve">$462.35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motor-r2]]"/>
                    <w:alias w:val="[[name=line_total|type=currency|expr=mul(units,rate)|row=mot"/>
                  </w:sdtPr>
                  <w:sdtContent>
                    <w:r>
                      <w:t xml:space="preserve">$8322.30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motor-r3]]"/>
                    <w:alias w:val="[[name=item_name|type=text|row=motor-r3]]"/>
                  </w:sdtPr>
                  <w:sdtContent>
                    <w:r>
                      <w:t xml:space="preserve">Company cars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motor-r3]]"/>
                    <w:alias w:val="[[name=units|type=integer|row=motor-r3]]"/>
                  </w:sdtPr>
                  <w:sdtContent>
                    <w:r>
                      <w:t xml:space="preserve">26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motor-r3]]"/>
                    <w:alias w:val="[[name=rate|type=currency|row=motor-r3]]"/>
                  </w:sdtPr>
                  <w:sdtContent>
                    <w:r>
                      <w:t xml:space="preserve">$318.70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motor-r3]]"/>
                    <w:alias w:val="[[name=line_total|type=currency|expr=mul(units,rate)|row=mot"/>
                  </w:sdtPr>
                  <w:sdtContent>
                    <w:r>
                      <w:t xml:space="preserve">$8286.20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motor-r4]]"/>
                    <w:alias w:val="[[name=item_name|type=text|row=motor-r4]]"/>
                  </w:sdtPr>
                  <w:sdtContent>
                    <w:r>
                      <w:t xml:space="preserve">Trailers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motor-r4]]"/>
                    <w:alias w:val="[[name=units|type=integer|row=motor-r4]]"/>
                  </w:sdtPr>
                  <w:sdtContent>
                    <w:r>
                      <w:t xml:space="preserve">11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motor-r4]]"/>
                    <w:alias w:val="[[name=rate|type=currency|row=motor-r4]]"/>
                  </w:sdtPr>
                  <w:sdtContent>
                    <w:r>
                      <w:t xml:space="preserve">$156.95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motor-r4]]"/>
                    <w:alias w:val="[[name=line_total|type=currency|expr=mul(units,rate)|row=mot"/>
                  </w:sdtPr>
                  <w:sdtContent>
                    <w:r>
                      <w:t xml:space="preserve">$1726.45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4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item_name|type=text|row=motor-r5]]"/>
                    <w:alias w:val="[[name=item_name|type=text|row=motor-r5]]"/>
                  </w:sdtPr>
                  <w:sdtContent>
                    <w:r>
                      <w:t xml:space="preserve">Refrigerated units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units|type=integer|row=motor-r5]]"/>
                    <w:alias w:val="[[name=units|type=integer|row=motor-r5]]"/>
                  </w:sdtPr>
                  <w:sdtContent>
                    <w:r>
                      <w:t xml:space="preserve">5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18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rate|type=currency|row=motor-r5]]"/>
                    <w:alias w:val="[[name=rate|type=currency|row=motor-r5]]"/>
                  </w:sdtPr>
                  <w:sdtContent>
                    <w:r>
                      <w:t xml:space="preserve">$742.60</w:t>
                    </w:r>
                    <w:r>
                      <w:t xml:space="preserve"/>
                    </w:r>
                  </w:sdtContent>
                </w:sdt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line_total|type=currency|expr=mul(units,rate)|row=motor-r5]]"/>
                    <w:alias w:val="[[name=line_total|type=currency|expr=mul(units,rate)|row=mot"/>
                  </w:sdtPr>
                  <w:sdtContent>
                    <w:r>
                      <w:t xml:space="preserve">$3713.00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7000" w:type="dxa"/>
                <w:tcBorders/>
                <w:shd w:fill="auto" w:color="auto"/>
                <w:vAlign w:val="top"/>
                <w:gridSpan w:val="3"/>
              </w:tcPr>
              <w:p>
                <w:pPr>
                  <w:pStyle w:val="Normal"/>
                </w:pPr>
                <w:r>
                  <w:t xml:space="preserve">Subsection subtotal</w:t>
                </w:r>
              </w:p>
            </w:tc>
            <w:tc>
              <w:tcPr>
                <w:tcW w:w="2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motor_premium_subtotal|type=currency|expr=sum(motor_premium.line_total)]]"/>
                    <w:alias w:val="[[name=motor_premium_subtotal|type=currency|expr=sum(motor_p"/>
                  </w:sdtPr>
                  <w:sdtContent>
                    <w:r>
                      <w:t xml:space="preserve">$33607.55</w:t>
                    </w:r>
                    <w:r>
                      <w:t xml:space="preserve"/>
                    </w:r>
                  </w:sdtContent>
                </w:sdt>
              </w:p>
            </w:tc>
          </w:tr>
        </w:tbl>
      </w:sdtContent>
    </w:sdt>
    <w:p>
      <w:pPr>
        <w:pStyle w:val="Normal"/>
      </w:pPr>
    </w:p>
    <w:p>
      <w:pPr>
        <w:pStyle w:val="Heading 1"/>
      </w:pPr>
      <w:r>
        <w:t xml:space="preserve">Operating Locations</w:t>
      </w:r>
    </w:p>
    <w:p>
      <w:pPr>
        <w:pStyle w:val="Normal"/>
      </w:pPr>
      <w:r>
        <w:t xml:space="preserve">Indicative and carrying no bindings.</w:t>
      </w:r>
    </w:p>
    <w:tbl>
      <w:tblPr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  <w:shd w:fill="auto" w:color="auto"/>
        <w:tblLayout w:type="fixed"/>
      </w:tblPr>
      <w:tblGrid>
        <w:gridCol w:w="4800"/>
        <w:gridCol w:w="3400"/>
      </w:tblGrid>
      <w:tr>
        <w:tblPrEx>
          <w:tblBorders/>
        </w:tblPrEx>
        <w:trPr/>
        <w:tc>
          <w:tcPr>
            <w:tcW w:w="48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Region</w:t>
            </w:r>
          </w:p>
        </w:tc>
        <w:tc>
          <w:tcPr>
            <w:tcW w:w="3400" w:type="dxa"/>
            <w:tcBorders/>
            <w:shd w:fill="001B49" w:color="auto" w:val="clear"/>
            <w:vAlign w:val="top"/>
          </w:tcPr>
          <w:p>
            <w:pPr>
              <w:pStyle w:val="Normal"/>
            </w:pPr>
            <w:r>
              <w:t xml:space="preserve">Locations</w:t>
            </w:r>
          </w:p>
        </w:tc>
      </w:tr>
      <w:tr>
        <w:tblPrEx>
          <w:tblBorders/>
        </w:tblPrEx>
        <w:trPr/>
        <w:tc>
          <w:tcPr>
            <w:tcW w:w="48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North</w:t>
            </w:r>
          </w:p>
        </w:tc>
        <w:tc>
          <w:tcPr>
            <w:tcW w:w="34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14</w:t>
            </w:r>
          </w:p>
        </w:tc>
      </w:tr>
      <w:tr>
        <w:tblPrEx>
          <w:tblBorders/>
        </w:tblPrEx>
        <w:trPr/>
        <w:tc>
          <w:tcPr>
            <w:tcW w:w="48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South</w:t>
            </w:r>
          </w:p>
        </w:tc>
        <w:tc>
          <w:tcPr>
            <w:tcW w:w="34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21</w:t>
            </w:r>
          </w:p>
        </w:tc>
      </w:tr>
      <w:tr>
        <w:tblPrEx>
          <w:tblBorders/>
        </w:tblPrEx>
        <w:trPr/>
        <w:tc>
          <w:tcPr>
            <w:tcW w:w="48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East</w:t>
            </w:r>
          </w:p>
        </w:tc>
        <w:tc>
          <w:tcPr>
            <w:tcW w:w="34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28</w:t>
            </w:r>
          </w:p>
        </w:tc>
      </w:tr>
      <w:tr>
        <w:tblPrEx>
          <w:tblBorders/>
        </w:tblPrEx>
        <w:trPr/>
        <w:tc>
          <w:tcPr>
            <w:tcW w:w="48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West</w:t>
            </w:r>
          </w:p>
        </w:tc>
        <w:tc>
          <w:tcPr>
            <w:tcW w:w="3400" w:type="dxa"/>
            <w:tcBorders/>
            <w:shd w:fill="E6E6E6" w:color="auto" w:val="clear"/>
            <w:vAlign w:val="top"/>
          </w:tcPr>
          <w:p>
            <w:pPr>
              <w:pStyle w:val="Normal"/>
            </w:pPr>
            <w:r>
              <w:t xml:space="preserve">35</w:t>
            </w:r>
          </w:p>
        </w:tc>
      </w:tr>
      <w:tr>
        <w:tblPrEx>
          <w:tblBorders/>
        </w:tblPrEx>
        <w:trPr/>
        <w:tc>
          <w:tcPr>
            <w:tcW w:w="48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Central</w:t>
            </w:r>
          </w:p>
        </w:tc>
        <w:tc>
          <w:tcPr>
            <w:tcW w:w="3400" w:type="dxa"/>
            <w:tcBorders/>
            <w:shd w:fill="auto" w:color="auto"/>
            <w:vAlign w:val="top"/>
          </w:tcPr>
          <w:p>
            <w:pPr>
              <w:pStyle w:val="Normal"/>
            </w:pPr>
            <w:r>
              <w:t xml:space="preserve">42</w:t>
            </w:r>
          </w:p>
        </w:tc>
      </w:tr>
    </w:tbl>
    <w:p>
      <w:pPr>
        <w:pStyle w:val="Normal"/>
      </w:pPr>
    </w:p>
    <w:p>
      <w:pPr>
        <w:pStyle w:val="Normal"/>
      </w:pPr>
      <w:r>
        <w:rPr>
          <w:del w:id="0" w:author="Ayesha" w:date="2026-08-20T09:00:00Z"/>
        </w:rPr>
        <w:t xml:space="preserve">This clause is under review by the client.</w:t>
      </w:r>
    </w:p>
    <w:p>
      <w:pPr>
        <w:pStyle w:val="Normal"/>
      </w:pPr>
    </w:p>
    <w:p>
      <w:pPr>
        <w:pStyle w:val="Heading 1"/>
      </w:pPr>
      <w:r>
        <w:t xml:space="preserve">Premium Summary</w:t>
      </w:r>
    </w:p>
    <w:p>
      <w:pPr>
        <w:pStyle w:val="Normal"/>
      </w:pPr>
      <w:r>
        <w:t xml:space="preserve">Each line below is computed from the corresponding subsection above.</w:t>
      </w:r>
    </w:p>
    <w:sdt>
      <w:sdtPr>
        <w:tag w:val="[[table=summary]]"/>
        <w:alias w:val="[[table=summary]]"/>
      </w:sdtPr>
      <w:sdtContent>
        <w:tbl>
          <w:tblPr>
            <w:tblW w:w="0" w:type="auto"/>
            <w:jc w:val="left"/>
            <w:tblInd w:w="0" w:type="dxa"/>
            <w:tblCellMar>
              <w:top w:w="0" w:type="dxa"/>
              <w:left w:w="108" w:type="dxa"/>
              <w:bottom w:w="0" w:type="dxa"/>
              <w:right w:w="108" w:type="dxa"/>
            </w:tblCellMar>
            <w:tblBorders>
              <w:top w:val="single" w:sz="4" w:space="0"/>
              <w:left w:val="single" w:sz="4" w:space="0"/>
              <w:bottom w:val="single" w:sz="4" w:space="0"/>
              <w:right w:val="single" w:sz="4" w:space="0"/>
              <w:insideH w:val="single" w:sz="4" w:space="0"/>
              <w:insideV w:val="single" w:sz="4" w:space="0"/>
            </w:tblBorders>
            <w:shd w:fill="auto" w:color="auto"/>
            <w:tblLayout w:type="fixed"/>
          </w:tblPr>
          <w:tblGrid>
            <w:gridCol w:w="5000"/>
            <w:gridCol w:w="3200"/>
          </w:tblGrid>
          <w:tr>
            <w:tblPrEx>
              <w:tblBorders/>
            </w:tblPrEx>
            <w:trPr/>
            <w:tc>
              <w:tcPr>
                <w:tcW w:w="50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Section</w:t>
                </w:r>
              </w:p>
            </w:tc>
            <w:tc>
              <w:tcPr>
                <w:tcW w:w="3200" w:type="dxa"/>
                <w:tcBorders/>
                <w:shd w:fill="001B49" w:color="auto" w:val="clear"/>
                <w:vAlign w:val="top"/>
              </w:tcPr>
              <w:p>
                <w:pPr>
                  <w:pStyle w:val="Normal"/>
                </w:pPr>
                <w:r>
                  <w:t xml:space="preserve">Premium</w:t>
                </w:r>
              </w:p>
            </w:tc>
          </w:tr>
          <w:tr>
            <w:tblPrEx>
              <w:tblBorders/>
            </w:tblPrEx>
            <w:trPr/>
            <w:tc>
              <w:tcPr>
                <w:tcW w:w="5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r>
                  <w:t xml:space="preserve">Property</w:t>
                </w:r>
              </w:p>
            </w:tc>
            <w:tc>
              <w:tcPr>
                <w:tcW w:w="3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summary_property|type=currency|expr=property_premium_subtotal]]"/>
                    <w:alias w:val="[[name=summary_property|type=currency|expr=property_premium_"/>
                  </w:sdtPr>
                  <w:sdtContent>
                    <w:r>
                      <w:t xml:space="preserve">$22054.40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50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r>
                  <w:t xml:space="preserve">Liability</w:t>
                </w:r>
              </w:p>
            </w:tc>
            <w:tc>
              <w:tcPr>
                <w:tcW w:w="3200" w:type="dxa"/>
                <w:tcBorders/>
                <w:shd w:fill="E6E6E6" w:color="auto" w:val="clear"/>
                <w:vAlign w:val="top"/>
              </w:tcPr>
              <w:p>
                <w:pPr>
                  <w:pStyle w:val="Normal"/>
                </w:pPr>
                <w:sdt>
                  <w:sdtPr>
                    <w:tag w:val="[[name=summary_liability|type=currency|expr=liability_premium_subtotal]]"/>
                    <w:alias w:val="[[name=summary_liability|type=currency|expr=liability_premiu"/>
                  </w:sdtPr>
                  <w:sdtContent>
                    <w:r>
                      <w:t xml:space="preserve">$20005.40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5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r>
                  <w:t xml:space="preserve">Motor Fleet</w:t>
                </w:r>
              </w:p>
            </w:tc>
            <w:tc>
              <w:tcPr>
                <w:tcW w:w="3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summary_motor|type=currency|expr=motor_premium_subtotal]]"/>
                    <w:alias w:val="[[name=summary_motor|type=currency|expr=motor_premium_subtot"/>
                  </w:sdtPr>
                  <w:sdtContent>
                    <w:r>
                      <w:t xml:space="preserve">$33607.55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5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r>
                  <w:t xml:space="preserve">Total premium</w:t>
                </w:r>
              </w:p>
            </w:tc>
            <w:tc>
              <w:tcPr>
                <w:tcW w:w="3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summary_subtotal|type=currency|expr=sum(property_premium_subtotal,liability_premium_subtotal,motor_premium_subtotal)]]"/>
                    <w:alias w:val="[[name=summary_subtotal|type=currency|expr=sum(property_prem"/>
                  </w:sdtPr>
                  <w:sdtContent>
                    <w:r>
                      <w:t xml:space="preserve">$75667.35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5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r>
                  <w:t xml:space="preserve">Insurance premium tax at 8.5%</w:t>
                </w:r>
              </w:p>
            </w:tc>
            <w:tc>
              <w:tcPr>
                <w:tcW w:w="3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summary_tax|type=currency|expr=mul(summary_subtotal,tax_rate)]]"/>
                    <w:alias w:val="[[name=summary_tax|type=currency|expr=mul(summary_subtotal,t"/>
                  </w:sdtPr>
                  <w:sdtContent>
                    <w:r>
                      <w:t xml:space="preserve">$6431.72</w:t>
                    </w:r>
                    <w:r>
                      <w:t xml:space="preserve"/>
                    </w:r>
                  </w:sdtContent>
                </w:sdt>
              </w:p>
            </w:tc>
          </w:tr>
          <w:tr>
            <w:tblPrEx>
              <w:tblBorders/>
            </w:tblPrEx>
            <w:trPr/>
            <w:tc>
              <w:tcPr>
                <w:tcW w:w="50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r>
                  <w:t xml:space="preserve">Amount payable</w:t>
                </w:r>
              </w:p>
            </w:tc>
            <w:tc>
              <w:tcPr>
                <w:tcW w:w="3200" w:type="dxa"/>
                <w:tcBorders/>
                <w:shd w:fill="auto" w:color="auto"/>
                <w:vAlign w:val="top"/>
              </w:tcPr>
              <w:p>
                <w:pPr>
                  <w:pStyle w:val="Normal"/>
                </w:pPr>
                <w:sdt>
                  <w:sdtPr>
                    <w:tag w:val="[[name=grand_total|type=currency|expr=sum(summary_subtotal,summary_tax)]]"/>
                    <w:alias w:val="[[name=grand_total|type=currency|expr=sum(summary_subtotal,s"/>
                  </w:sdtPr>
                  <w:sdtContent>
                    <w:r>
                      <w:t xml:space="preserve">$82099.07</w:t>
                    </w:r>
                    <w:r>
                      <w:t xml:space="preserve"/>
                    </w:r>
                  </w:sdtContent>
                </w:sdt>
              </w:p>
            </w:tc>
          </w:tr>
        </w:tbl>
      </w:sdtContent>
    </w:sdt>
    <w:p>
      <w:pPr>
        <w:pStyle w:val="Normal"/>
      </w:pPr>
    </w:p>
    <w:sectPr>
      <w:headerReference w:type="default" r:id="rId1"/>
      <w:footerReference w:type="default" r:id="rId2"/>
      <w:type w:val="nextPage"/>
      <w:pgSz w:w="12240" w:h="15840"/>
      <w:pgMar w:top="1440" w:right="1440" w:bottom="1440" w:left="1440" w:header="720" w:footer="720" w:gutter="0"/>
      <w:pgNumType w:fmt="Arabic"/>
      <w:pgBorders/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</w:sectPr>
  </w:body>
</w:document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Normal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instrText xml:space="preserve"> of the proposal</w:instrText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Normal"/>
    </w:pPr>
    <w:r>
      <w:t xml:space="preserve">Insurance proposal for </w:t>
    </w:r>
    <w:sdt>
      <w:sdtPr>
        <w:tag w:val="[[name=client_name|type=text]]"/>
        <w:alias w:val="[[name=client_name|type=text]]"/>
      </w:sdtPr>
      <w:sdtContent>
        <w:r>
          <w:t xml:space="preserve">Northwind Grocers</w:t>
        </w:r>
        <w:r>
          <w:t xml:space="preserve"/>
        </w:r>
      </w:sdtContent>
    </w:sdt>
    <w:r>
      <w:t xml:space="preserve"> - confidential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edit="" w:cryptProviderType="rsaAES" w:cryptSpinCount="100000" w:cryptAlgorithmSid="14" w:cryptAlgorithmType="typeAny" w:cryptAlgorithmClass="hash"/>
  <w:zoom w:val="none" w:percent="100"/>
  <w:displayBackgroundShape/>
  <w:defaultTabStop w:val="720"/>
  <w:compat>
    <w:allowSpaceOfSameStyleInTable/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  <w:rPr>
      <w:sz w:val="22"/>
    </w:rPr>
  </w:style>
  <w:style w:type="paragraph" w:styleId="Title">
    <w:name w:val="Title"/>
    <w:basedOn w:val="Normal"/>
    <w:next w:val="Normal"/>
    <w:pPr>
      <w:spacing w:before="360"/>
    </w:pPr>
    <w:rPr>
      <w:b/>
      <w:sz w:val="52"/>
    </w:rPr>
  </w:style>
  <w:style w:type="paragraph" w:styleId="Subtitle">
    <w:name w:val="Subtitle"/>
    <w:basedOn w:val="Normal"/>
    <w:next w:val="Normal"/>
    <w:pPr>
      <w:spacing w:after="240"/>
    </w:pPr>
    <w:rPr>
      <w:i/>
      <w:sz w:val="28"/>
    </w:rPr>
  </w:style>
  <w:style w:type="paragraph" w:styleId="Heading 1">
    <w:name w:val="Heading 1"/>
    <w:basedOn w:val="Normal"/>
    <w:next w:val="Normal"/>
    <w:pPr>
      <w:outlineLvl w:val="0"/>
      <w:spacing w:before="240"/>
    </w:pPr>
    <w:rPr>
      <w:b/>
      <w:sz w:val="32"/>
    </w:rPr>
  </w:style>
  <w:style w:type="paragraph" w:styleId="Heading 2">
    <w:name w:val="Heading 2"/>
    <w:basedOn w:val="Normal"/>
    <w:next w:val="Normal"/>
    <w:pPr>
      <w:outlineLvl w:val="1"/>
      <w:spacing w:before="160"/>
    </w:pPr>
    <w:rPr>
      <w:b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character" w:styleId="Default Paragraph Font">
    <w:name w:val="Default Paragraph Font"/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2" Type="http://schemas.openxmlformats.org/officeDocument/2006/relationships/footer" Target="footer2.xml" /><Relationship Id="rId1" Type="http://schemas.openxmlformats.org/officeDocument/2006/relationships/header" Target="header1.xml" /></Relationships>
</file>